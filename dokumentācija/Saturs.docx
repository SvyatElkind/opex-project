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xmlns:wp14="http://schemas.microsoft.com/office/word/2010/wordml" w14:paraId="672A6659" wp14:textId="77777777">
      <w:pPr>
        <w:spacing w:after="2400"/>
      </w:pPr>
    </w:p>
    <w:p xmlns:wp14="http://schemas.microsoft.com/office/word/2010/wordml" w14:paraId="149F16FF" wp14:textId="480E816C">
      <w:pPr>
        <w:pStyle w:val="Title"/>
      </w:pPr>
      <w:del w:author="Svyat Elkind" w:date="2026-08-07T07:48:10.817Z" w16du:dateUtc="2026-08-07T07:48:10.817Z" w:id="1576683357">
        <w:r w:rsidDel="23AF5004">
          <w:delText>OPEX</w:delText>
        </w:r>
      </w:del>
      <w:ins w:author="Svyat Elkind" w:date="2026-08-07T07:48:14.184Z" w16du:dateUtc="2026-08-07T07:48:14.184Z" w:id="1934367109">
        <w:r w:rsidR="23AF5004">
          <w:t>DARi</w:t>
        </w:r>
      </w:ins>
      <w:r w:rsidR="23AF5004">
        <w:rPr/>
        <w:t xml:space="preserve"> Rīka Dokumentācija</w:t>
      </w:r>
    </w:p>
    <w:p xmlns:wp14="http://schemas.microsoft.com/office/word/2010/wordml" w14:paraId="457336F9" wp14:textId="77777777">
      <w:pPr>
        <w:pStyle w:val="Subtitle"/>
      </w:pPr>
      <w:r>
        <w:t xml:space="preserve">Lietotāja palīdzības sadaļa</w:t>
      </w:r>
    </w:p>
    <w:p xmlns:wp14="http://schemas.microsoft.com/office/word/2010/wordml" w14:paraId="0A37501D" wp14:textId="77777777">
      <w:pPr>
        <w:spacing w:after="600"/>
      </w:pPr>
    </w:p>
    <w:p xmlns:wp14="http://schemas.microsoft.com/office/word/2010/wordml" w14:paraId="539220B7" wp14:textId="77777777">
      <w:pPr>
        <w:jc w:val="center"/>
        <w:rPr>
          <w:color w:val="000000"/>
        </w:rPr>
      </w:pPr>
      <w:r>
        <w:rPr>
          <w:color w:val="000000"/>
        </w:rPr>
        <w:t xml:space="preserve">16 nodaļas · 67 sadaļas</w:t>
      </w:r>
    </w:p>
    <w:p xmlns:wp14="http://schemas.microsoft.com/office/word/2010/wordml" w14:paraId="32BFD294" wp14:textId="77777777">
      <w:pPr>
        <w:jc w:val="center"/>
        <w:rPr>
          <w:color w:val="000000"/>
        </w:rPr>
      </w:pPr>
      <w:r>
        <w:rPr>
          <w:color w:val="000000"/>
        </w:rPr>
        <w:t xml:space="preserve">Izveidots 07.08.2026</w:t>
      </w:r>
    </w:p>
    <w:p xmlns:wp14="http://schemas.microsoft.com/office/word/2010/wordml" w14:paraId="5DAB6C7B" wp14:textId="77777777">
      <w:pPr>
        <w:spacing w:after="600"/>
      </w:pPr>
    </w:p>
    <w:p xmlns:wp14="http://schemas.microsoft.com/office/word/2010/wordml" w:rsidP="1BA5772C" w14:paraId="36832A7A" wp14:textId="74EC1F54">
      <w:pPr>
        <w:jc w:val="center"/>
        <w:rPr>
          <w:del w:author="Niks Gailītis" w:date="2026-09-01T08:58:11.107Z" w16du:dateUtc="2026-09-01T08:58:11.107Z" w:id="1243988814"/>
          <w:i w:val="1"/>
          <w:iCs w:val="1"/>
          <w:color w:val="000000"/>
          <w:sz w:val="20"/>
          <w:szCs w:val="20"/>
          <w:rPrChange w:author="Niks Gailītis" w:date="2026-09-01T08:59:26.5Z" w:id="1193851605">
            <w:rPr>
              <w:del w:author="Niks Gailītis" w:date="2026-09-01T08:58:11.107Z" w16du:dateUtc="2026-09-01T08:58:11.107Z" w:id="666678925"/>
              <w:i w:val="1"/>
              <w:iCs w:val="1"/>
              <w:color w:val="000000"/>
              <w:sz w:val="20"/>
              <w:szCs w:val="20"/>
            </w:rPr>
          </w:rPrChange>
        </w:rPr>
      </w:pPr>
      <w:r w:rsidRPr="1BA5772C" w:rsidR="1BA5772C">
        <w:rPr>
          <w:i w:val="1"/>
          <w:iCs w:val="1"/>
          <w:color w:val="000000"/>
          <w:sz w:val="20"/>
          <w:szCs w:val="20"/>
        </w:rPr>
        <w:t>Šis dokuments ir automātiski izveidots no lietotnes palīdzības sadaļas un atbilst tās saturam izveides brīdī</w:t>
      </w:r>
      <w:del w:author="Niks Gailītis" w:date="2026-09-01T08:59:31.9Z" w16du:dateUtc="2026-09-01T08:59:31.9Z" w:id="294202318">
        <w:r w:rsidRPr="1BA5772C" w:rsidDel="1BA5772C">
          <w:rPr>
            <w:i w:val="1"/>
            <w:iCs w:val="1"/>
            <w:color w:val="000000"/>
            <w:sz w:val="20"/>
            <w:szCs w:val="20"/>
          </w:rPr>
          <w:delText>.</w:delText>
        </w:r>
      </w:del>
    </w:p>
    <w:p xmlns:wp14="http://schemas.microsoft.com/office/word/2010/wordml" w:rsidP="1BA5772C" w14:paraId="02EB378F" wp14:textId="5F3A86F1">
      <w:pPr>
        <w:pStyle w:val="Normal"/>
        <w:suppressLineNumbers w:val="0"/>
        <w:bidi w:val="0"/>
        <w:spacing w:before="0" w:beforeAutospacing="off" w:after="140" w:afterAutospacing="off" w:line="276" w:lineRule="auto"/>
        <w:ind w:left="0" w:right="0"/>
        <w:jc w:val="left"/>
        <w:pPrChange w:author="Niks Gailītis" w:date="2026-09-01T08:58:08.036Z">
          <w:pPr>
            <w:pStyle w:val="Normal"/>
            <w:spacing w:before="0" w:beforeAutospacing="off"/>
          </w:pPr>
        </w:pPrChange>
      </w:pPr>
      <w:r>
        <w:br w:type="page"/>
      </w:r>
    </w:p>
    <w:p xmlns:wp14="http://schemas.microsoft.com/office/word/2010/wordml" w14:paraId="47061F27" wp14:textId="77777777">
      <w:pPr>
        <w:pStyle w:val="Heading1"/>
      </w:pPr>
      <w:r>
        <w:t xml:space="preserve">Saturs</w:t>
      </w:r>
    </w:p>
    <w:p xmlns:wp14="http://schemas.microsoft.com/office/word/2010/wordml" w14:paraId="78579CC0" wp14:textId="77777777">
      <w:pPr>
        <w:pStyle w:val="TocEntry"/>
        <w:spacing w:before="120"/>
        <w:rPr>
          <w:b/>
        </w:rPr>
      </w:pPr>
      <w:hyperlink w:anchor="nodala_1">
        <w:r>
          <w:rPr>
            <w:rStyle w:val="Hyperlink"/>
          </w:rPr>
          <w:t xml:space="preserve">1. Darba Sākšana</w:t>
        </w:r>
      </w:hyperlink>
    </w:p>
    <w:p xmlns:wp14="http://schemas.microsoft.com/office/word/2010/wordml" w14:paraId="30847346" wp14:textId="77777777">
      <w:pPr>
        <w:pStyle w:val="TocEntry"/>
        <w:ind w:left="480"/>
      </w:pPr>
      <w:hyperlink w:anchor="sadala_1_1">
        <w:r>
          <w:rPr>
            <w:rStyle w:val="Hyperlink"/>
          </w:rPr>
          <w:t xml:space="preserve">1.1. Ievads</w:t>
        </w:r>
      </w:hyperlink>
    </w:p>
    <w:p xmlns:wp14="http://schemas.microsoft.com/office/word/2010/wordml" w14:paraId="3C0F077A" wp14:textId="77777777">
      <w:pPr>
        <w:pStyle w:val="TocEntry"/>
        <w:ind w:left="480"/>
      </w:pPr>
      <w:hyperlink w:anchor="sadala_1_2">
        <w:r>
          <w:rPr>
            <w:rStyle w:val="Hyperlink"/>
          </w:rPr>
          <w:t xml:space="preserve">1.2. Pirmā Palaišana</w:t>
        </w:r>
      </w:hyperlink>
    </w:p>
    <w:p xmlns:wp14="http://schemas.microsoft.com/office/word/2010/wordml" w14:paraId="65892E7C" wp14:textId="77777777">
      <w:pPr>
        <w:pStyle w:val="TocEntry"/>
        <w:ind w:left="480"/>
      </w:pPr>
      <w:hyperlink w:anchor="sadala_1_3">
        <w:r>
          <w:rPr>
            <w:rStyle w:val="Hyperlink"/>
          </w:rPr>
          <w:t xml:space="preserve">1.3. Palīdzības Poga</w:t>
        </w:r>
      </w:hyperlink>
    </w:p>
    <w:p xmlns:wp14="http://schemas.microsoft.com/office/word/2010/wordml" w14:paraId="6C5EA617" wp14:textId="77777777">
      <w:pPr>
        <w:pStyle w:val="TocEntry"/>
        <w:ind w:left="480"/>
      </w:pPr>
      <w:hyperlink w:anchor="sadala_1_4">
        <w:r>
          <w:rPr>
            <w:rStyle w:val="Hyperlink"/>
          </w:rPr>
          <w:t xml:space="preserve">1.4. Sistēmas Prasības</w:t>
        </w:r>
      </w:hyperlink>
    </w:p>
    <w:p xmlns:wp14="http://schemas.microsoft.com/office/word/2010/wordml" w14:paraId="7B9F8966" wp14:textId="77777777">
      <w:pPr>
        <w:pStyle w:val="TocEntry"/>
        <w:spacing w:before="120"/>
        <w:rPr>
          <w:b/>
        </w:rPr>
      </w:pPr>
      <w:hyperlink w:anchor="nodala_2">
        <w:r>
          <w:rPr>
            <w:rStyle w:val="Hyperlink"/>
          </w:rPr>
          <w:t xml:space="preserve">2. Aprakstīšanas Process</w:t>
        </w:r>
      </w:hyperlink>
    </w:p>
    <w:p xmlns:wp14="http://schemas.microsoft.com/office/word/2010/wordml" w14:paraId="5ECF6DED" wp14:textId="77777777">
      <w:pPr>
        <w:pStyle w:val="TocEntry"/>
        <w:ind w:left="480"/>
      </w:pPr>
      <w:hyperlink w:anchor="sadala_2_1">
        <w:r>
          <w:rPr>
            <w:rStyle w:val="Hyperlink"/>
          </w:rPr>
          <w:t xml:space="preserve">2.1. Kā Aprakstīt Tekstuālos Dokumentus</w:t>
        </w:r>
      </w:hyperlink>
    </w:p>
    <w:p xmlns:wp14="http://schemas.microsoft.com/office/word/2010/wordml" w14:paraId="1A0D8184" wp14:textId="77777777">
      <w:pPr>
        <w:pStyle w:val="TocEntry"/>
        <w:ind w:left="480"/>
      </w:pPr>
      <w:hyperlink w:anchor="sadala_2_2">
        <w:r>
          <w:rPr>
            <w:rStyle w:val="Hyperlink"/>
          </w:rPr>
          <w:t xml:space="preserve">2.2. Pilna Darba Plūsma</w:t>
        </w:r>
      </w:hyperlink>
    </w:p>
    <w:p xmlns:wp14="http://schemas.microsoft.com/office/word/2010/wordml" w14:paraId="2428D4B4" wp14:textId="77777777">
      <w:pPr>
        <w:pStyle w:val="TocEntry"/>
        <w:ind w:left="480"/>
      </w:pPr>
      <w:hyperlink w:anchor="sadala_2_3">
        <w:r>
          <w:rPr>
            <w:rStyle w:val="Hyperlink"/>
          </w:rPr>
          <w:t xml:space="preserve">2.3. Labākā Prakse</w:t>
        </w:r>
      </w:hyperlink>
    </w:p>
    <w:p xmlns:wp14="http://schemas.microsoft.com/office/word/2010/wordml" w14:paraId="65A58FD7" wp14:textId="77777777">
      <w:pPr>
        <w:pStyle w:val="TocEntry"/>
        <w:spacing w:before="120"/>
        <w:rPr>
          <w:b/>
        </w:rPr>
      </w:pPr>
      <w:hyperlink w:anchor="nodala_3">
        <w:r>
          <w:rPr>
            <w:rStyle w:val="Hyperlink"/>
          </w:rPr>
          <w:t xml:space="preserve">3. Projektu Pārvaldība</w:t>
        </w:r>
      </w:hyperlink>
    </w:p>
    <w:p xmlns:wp14="http://schemas.microsoft.com/office/word/2010/wordml" w14:paraId="498D2DDD" wp14:textId="77777777">
      <w:pPr>
        <w:pStyle w:val="TocEntry"/>
        <w:ind w:left="480"/>
      </w:pPr>
      <w:hyperlink w:anchor="sadala_3_1">
        <w:r>
          <w:rPr>
            <w:rStyle w:val="Hyperlink"/>
          </w:rPr>
          <w:t xml:space="preserve">3.1. Projekta Izveides Forma</w:t>
        </w:r>
      </w:hyperlink>
    </w:p>
    <w:p xmlns:wp14="http://schemas.microsoft.com/office/word/2010/wordml" w14:paraId="4064B50B" wp14:textId="77777777">
      <w:pPr>
        <w:pStyle w:val="TocEntry"/>
        <w:ind w:left="480"/>
      </w:pPr>
      <w:hyperlink w:anchor="sadala_3_2">
        <w:r>
          <w:rPr>
            <w:rStyle w:val="Hyperlink"/>
          </w:rPr>
          <w:t xml:space="preserve">3.2. Pēc Projekta Izveides</w:t>
        </w:r>
      </w:hyperlink>
    </w:p>
    <w:p xmlns:wp14="http://schemas.microsoft.com/office/word/2010/wordml" w14:paraId="01D669F2" wp14:textId="77777777">
      <w:pPr>
        <w:pStyle w:val="TocEntry"/>
        <w:ind w:left="480"/>
      </w:pPr>
      <w:hyperlink w:anchor="sadala_3_3">
        <w:r>
          <w:rPr>
            <w:rStyle w:val="Hyperlink"/>
          </w:rPr>
          <w:t xml:space="preserve">3.3. Projekta Galvenā Lapa</w:t>
        </w:r>
      </w:hyperlink>
    </w:p>
    <w:p xmlns:wp14="http://schemas.microsoft.com/office/word/2010/wordml" w14:paraId="7C609EAD" wp14:textId="77777777">
      <w:pPr>
        <w:pStyle w:val="TocEntry"/>
        <w:ind w:left="480"/>
      </w:pPr>
      <w:hyperlink w:anchor="sadala_3_4">
        <w:r>
          <w:rPr>
            <w:rStyle w:val="Hyperlink"/>
          </w:rPr>
          <w:t xml:space="preserve">3.4. VVAIS Atskaites Augšupielāde</w:t>
        </w:r>
      </w:hyperlink>
    </w:p>
    <w:p xmlns:wp14="http://schemas.microsoft.com/office/word/2010/wordml" w14:paraId="3C46B6C4" wp14:textId="77777777">
      <w:pPr>
        <w:pStyle w:val="TocEntry"/>
        <w:ind w:left="480"/>
      </w:pPr>
      <w:hyperlink w:anchor="sadala_3_5">
        <w:r>
          <w:rPr>
            <w:rStyle w:val="Hyperlink"/>
          </w:rPr>
          <w:t xml:space="preserve">3.5. Institūcijas Parakstītāji</w:t>
        </w:r>
      </w:hyperlink>
    </w:p>
    <w:p xmlns:wp14="http://schemas.microsoft.com/office/word/2010/wordml" w14:paraId="0EBFEA37" wp14:textId="77777777">
      <w:pPr>
        <w:pStyle w:val="TocEntry"/>
        <w:ind w:left="480"/>
      </w:pPr>
      <w:hyperlink w:anchor="sadala_3_6">
        <w:r>
          <w:rPr>
            <w:rStyle w:val="Hyperlink"/>
          </w:rPr>
          <w:t xml:space="preserve">3.6. Jauna Projekta Izveidošana</w:t>
        </w:r>
      </w:hyperlink>
    </w:p>
    <w:p xmlns:wp14="http://schemas.microsoft.com/office/word/2010/wordml" w14:paraId="0925DB61" wp14:textId="77777777">
      <w:pPr>
        <w:pStyle w:val="TocEntry"/>
        <w:ind w:left="480"/>
      </w:pPr>
      <w:hyperlink w:anchor="sadala_3_7">
        <w:r>
          <w:rPr>
            <w:rStyle w:val="Hyperlink"/>
          </w:rPr>
          <w:t xml:space="preserve">3.7. Projekta Darbības un Pārvaldība</w:t>
        </w:r>
      </w:hyperlink>
    </w:p>
    <w:p xmlns:wp14="http://schemas.microsoft.com/office/word/2010/wordml" w14:paraId="3080FBC7" wp14:textId="77777777">
      <w:pPr>
        <w:pStyle w:val="TocEntry"/>
        <w:ind w:left="480"/>
      </w:pPr>
      <w:hyperlink w:anchor="sadala_3_8">
        <w:r>
          <w:rPr>
            <w:rStyle w:val="Hyperlink"/>
          </w:rPr>
          <w:t xml:space="preserve">3.8. Projekta Dzēšana</w:t>
        </w:r>
      </w:hyperlink>
    </w:p>
    <w:p xmlns:wp14="http://schemas.microsoft.com/office/word/2010/wordml" w14:paraId="5CF94131" wp14:textId="77777777">
      <w:pPr>
        <w:pStyle w:val="TocEntry"/>
        <w:spacing w:before="120"/>
        <w:rPr>
          <w:b/>
        </w:rPr>
      </w:pPr>
      <w:hyperlink w:anchor="nodala_4">
        <w:r>
          <w:rPr>
            <w:rStyle w:val="Hyperlink"/>
          </w:rPr>
          <w:t xml:space="preserve">4. Uzskaites Saraksti</w:t>
        </w:r>
      </w:hyperlink>
    </w:p>
    <w:p xmlns:wp14="http://schemas.microsoft.com/office/word/2010/wordml" w14:paraId="06C6D8FB" wp14:textId="77777777">
      <w:pPr>
        <w:pStyle w:val="TocEntry"/>
        <w:ind w:left="480"/>
      </w:pPr>
      <w:hyperlink w:anchor="sadala_4_1">
        <w:r>
          <w:rPr>
            <w:rStyle w:val="Hyperlink"/>
          </w:rPr>
          <w:t xml:space="preserve">4.1. Kas ir Uzskaites Saraksts?</w:t>
        </w:r>
      </w:hyperlink>
    </w:p>
    <w:p xmlns:wp14="http://schemas.microsoft.com/office/word/2010/wordml" w14:paraId="3E1901E0" wp14:textId="77777777">
      <w:pPr>
        <w:pStyle w:val="TocEntry"/>
        <w:ind w:left="480"/>
      </w:pPr>
      <w:hyperlink w:anchor="sadala_4_2">
        <w:r>
          <w:rPr>
            <w:rStyle w:val="Hyperlink"/>
          </w:rPr>
          <w:t xml:space="preserve">4.2. Uzskaites Saraksta Izveide</w:t>
        </w:r>
      </w:hyperlink>
    </w:p>
    <w:p xmlns:wp14="http://schemas.microsoft.com/office/word/2010/wordml" w14:paraId="2B2DC49F" wp14:textId="77777777">
      <w:pPr>
        <w:pStyle w:val="TocEntry"/>
        <w:ind w:left="480"/>
      </w:pPr>
      <w:hyperlink w:anchor="sadala_4_3">
        <w:r>
          <w:rPr>
            <w:rStyle w:val="Hyperlink"/>
          </w:rPr>
          <w:t xml:space="preserve">4.3. Uzskaites Sarakstu Veidi</w:t>
        </w:r>
      </w:hyperlink>
    </w:p>
    <w:p xmlns:wp14="http://schemas.microsoft.com/office/word/2010/wordml" w14:paraId="66DA4716" wp14:textId="77777777">
      <w:pPr>
        <w:pStyle w:val="TocEntry"/>
        <w:ind w:left="480"/>
      </w:pPr>
      <w:hyperlink w:anchor="sadala_4_4">
        <w:r>
          <w:rPr>
            <w:rStyle w:val="Hyperlink"/>
          </w:rPr>
          <w:t xml:space="preserve">4.4. Uzskaites Saraksta Rediģēšana</w:t>
        </w:r>
      </w:hyperlink>
    </w:p>
    <w:p xmlns:wp14="http://schemas.microsoft.com/office/word/2010/wordml" w14:paraId="3FCB89BD" wp14:textId="77777777">
      <w:pPr>
        <w:pStyle w:val="TocEntry"/>
        <w:ind w:left="480"/>
      </w:pPr>
      <w:hyperlink w:anchor="sadala_4_5">
        <w:r>
          <w:rPr>
            <w:rStyle w:val="Hyperlink"/>
          </w:rPr>
          <w:t xml:space="preserve">4.5. Uzskaites Saraksta Dzēšana</w:t>
        </w:r>
      </w:hyperlink>
    </w:p>
    <w:p xmlns:wp14="http://schemas.microsoft.com/office/word/2010/wordml" w14:paraId="71EAC57D" wp14:textId="77777777">
      <w:pPr>
        <w:pStyle w:val="TocEntry"/>
        <w:spacing w:before="120"/>
        <w:rPr>
          <w:b/>
        </w:rPr>
      </w:pPr>
      <w:hyperlink w:anchor="nodala_5">
        <w:r>
          <w:rPr>
            <w:rStyle w:val="Hyperlink"/>
          </w:rPr>
          <w:t xml:space="preserve">5. Glabājamās Vienības</w:t>
        </w:r>
      </w:hyperlink>
    </w:p>
    <w:p xmlns:wp14="http://schemas.microsoft.com/office/word/2010/wordml" w14:paraId="76E5DDA7" wp14:textId="77777777">
      <w:pPr>
        <w:pStyle w:val="TocEntry"/>
        <w:ind w:left="480"/>
      </w:pPr>
      <w:hyperlink w:anchor="sadala_5_1">
        <w:r>
          <w:rPr>
            <w:rStyle w:val="Hyperlink"/>
          </w:rPr>
          <w:t xml:space="preserve">5.1. Glabājamās Vienības Izveide</w:t>
        </w:r>
      </w:hyperlink>
    </w:p>
    <w:p xmlns:wp14="http://schemas.microsoft.com/office/word/2010/wordml" w14:paraId="548C6A87" wp14:textId="77777777">
      <w:pPr>
        <w:pStyle w:val="TocEntry"/>
        <w:ind w:left="480"/>
      </w:pPr>
      <w:hyperlink w:anchor="sadala_5_2">
        <w:r>
          <w:rPr>
            <w:rStyle w:val="Hyperlink"/>
          </w:rPr>
          <w:t xml:space="preserve">5.2. Glabājamo Vienību Pārvaldība</w:t>
        </w:r>
      </w:hyperlink>
    </w:p>
    <w:p xmlns:wp14="http://schemas.microsoft.com/office/word/2010/wordml" w14:paraId="1EAFD6BA" wp14:textId="77777777">
      <w:pPr>
        <w:pStyle w:val="TocEntry"/>
        <w:ind w:left="480"/>
      </w:pPr>
      <w:hyperlink w:anchor="sadala_5_3">
        <w:r>
          <w:rPr>
            <w:rStyle w:val="Hyperlink"/>
          </w:rPr>
          <w:t xml:space="preserve">5.3. Glabājamās Vienības Dzēšana</w:t>
        </w:r>
      </w:hyperlink>
    </w:p>
    <w:p xmlns:wp14="http://schemas.microsoft.com/office/word/2010/wordml" w14:paraId="4858208C" wp14:textId="77777777">
      <w:pPr>
        <w:pStyle w:val="TocEntry"/>
        <w:ind w:left="480"/>
      </w:pPr>
      <w:hyperlink w:anchor="sadala_5_4">
        <w:r>
          <w:rPr>
            <w:rStyle w:val="Hyperlink"/>
          </w:rPr>
          <w:t xml:space="preserve">5.4. Pakešu Operācijas</w:t>
        </w:r>
      </w:hyperlink>
    </w:p>
    <w:p xmlns:wp14="http://schemas.microsoft.com/office/word/2010/wordml" w14:paraId="636972AD" wp14:textId="77777777">
      <w:pPr>
        <w:pStyle w:val="TocEntry"/>
        <w:ind w:left="480"/>
      </w:pPr>
      <w:hyperlink w:anchor="sadala_5_5">
        <w:r>
          <w:rPr>
            <w:rStyle w:val="Hyperlink"/>
          </w:rPr>
          <w:t xml:space="preserve">5.5. Imports no CSV / Excel (eksperimentāls)</w:t>
        </w:r>
      </w:hyperlink>
    </w:p>
    <w:p xmlns:wp14="http://schemas.microsoft.com/office/word/2010/wordml" w14:paraId="7ED81C3A" wp14:textId="77777777">
      <w:pPr>
        <w:pStyle w:val="TocEntry"/>
        <w:ind w:left="480"/>
      </w:pPr>
      <w:hyperlink w:anchor="sadala_5_6">
        <w:r>
          <w:rPr>
            <w:rStyle w:val="Hyperlink"/>
          </w:rPr>
          <w:t xml:space="preserve">5.6. Kolonnu Pielāgošana</w:t>
        </w:r>
      </w:hyperlink>
    </w:p>
    <w:p xmlns:wp14="http://schemas.microsoft.com/office/word/2010/wordml" w14:paraId="20C4B76F" wp14:textId="77777777">
      <w:pPr>
        <w:pStyle w:val="TocEntry"/>
        <w:ind w:left="480"/>
      </w:pPr>
      <w:hyperlink w:anchor="sadala_5_7">
        <w:r>
          <w:rPr>
            <w:rStyle w:val="Hyperlink"/>
          </w:rPr>
          <w:t xml:space="preserve">5.7. Saistītās Vienības</w:t>
        </w:r>
      </w:hyperlink>
    </w:p>
    <w:p xmlns:wp14="http://schemas.microsoft.com/office/word/2010/wordml" w14:paraId="128A8DDB" wp14:textId="77777777">
      <w:pPr>
        <w:pStyle w:val="TocEntry"/>
        <w:spacing w:before="120"/>
        <w:rPr>
          <w:b/>
        </w:rPr>
      </w:pPr>
      <w:hyperlink w:anchor="nodala_6">
        <w:r>
          <w:rPr>
            <w:rStyle w:val="Hyperlink"/>
          </w:rPr>
          <w:t xml:space="preserve">6. Dokumenti</w:t>
        </w:r>
      </w:hyperlink>
    </w:p>
    <w:p xmlns:wp14="http://schemas.microsoft.com/office/word/2010/wordml" w14:paraId="1B59369C" wp14:textId="77777777">
      <w:pPr>
        <w:pStyle w:val="TocEntry"/>
        <w:ind w:left="480"/>
      </w:pPr>
      <w:hyperlink w:anchor="sadala_6_1">
        <w:r>
          <w:rPr>
            <w:rStyle w:val="Hyperlink"/>
          </w:rPr>
          <w:t xml:space="preserve">6.1. Dokumenta Izveide</w:t>
        </w:r>
      </w:hyperlink>
    </w:p>
    <w:p xmlns:wp14="http://schemas.microsoft.com/office/word/2010/wordml" w14:paraId="51FF4A29" wp14:textId="77777777">
      <w:pPr>
        <w:pStyle w:val="TocEntry"/>
        <w:ind w:left="480"/>
      </w:pPr>
      <w:hyperlink w:anchor="sadala_6_2">
        <w:r>
          <w:rPr>
            <w:rStyle w:val="Hyperlink"/>
          </w:rPr>
          <w:t xml:space="preserve">6.2. Vairāku Dokumentu Izveide un Rediģēšana</w:t>
        </w:r>
      </w:hyperlink>
    </w:p>
    <w:p xmlns:wp14="http://schemas.microsoft.com/office/word/2010/wordml" w14:paraId="1229FDC4" wp14:textId="77777777">
      <w:pPr>
        <w:pStyle w:val="TocEntry"/>
        <w:ind w:left="480"/>
      </w:pPr>
      <w:hyperlink w:anchor="sadala_6_3">
        <w:r>
          <w:rPr>
            <w:rStyle w:val="Hyperlink"/>
          </w:rPr>
          <w:t xml:space="preserve">6.3. Dokumentu Imports no CSV / Excel (eksperimentāls)</w:t>
        </w:r>
      </w:hyperlink>
    </w:p>
    <w:p xmlns:wp14="http://schemas.microsoft.com/office/word/2010/wordml" w14:paraId="67104B29" wp14:textId="77777777">
      <w:pPr>
        <w:pStyle w:val="TocEntry"/>
        <w:ind w:left="480"/>
      </w:pPr>
      <w:hyperlink w:anchor="sadala_6_4">
        <w:r>
          <w:rPr>
            <w:rStyle w:val="Hyperlink"/>
          </w:rPr>
          <w:t xml:space="preserve">6.4. Dokumentu Metadati</w:t>
        </w:r>
      </w:hyperlink>
    </w:p>
    <w:p xmlns:wp14="http://schemas.microsoft.com/office/word/2010/wordml" w14:paraId="4227AAA9" wp14:textId="77777777">
      <w:pPr>
        <w:pStyle w:val="TocEntry"/>
        <w:ind w:left="480"/>
      </w:pPr>
      <w:hyperlink w:anchor="sadala_6_5">
        <w:r>
          <w:rPr>
            <w:rStyle w:val="Hyperlink"/>
          </w:rPr>
          <w:t xml:space="preserve">6.5. Failu Pievienošana</w:t>
        </w:r>
      </w:hyperlink>
    </w:p>
    <w:p xmlns:wp14="http://schemas.microsoft.com/office/word/2010/wordml" w14:paraId="4D4DBFDA" wp14:textId="77777777">
      <w:pPr>
        <w:pStyle w:val="TocEntry"/>
        <w:ind w:left="480"/>
      </w:pPr>
      <w:hyperlink w:anchor="sadala_6_6">
        <w:r>
          <w:rPr>
            <w:rStyle w:val="Hyperlink"/>
          </w:rPr>
          <w:t xml:space="preserve">6.6. Dokumenta Dzēšana</w:t>
        </w:r>
      </w:hyperlink>
    </w:p>
    <w:p xmlns:wp14="http://schemas.microsoft.com/office/word/2010/wordml" w14:paraId="5960AB70" wp14:textId="77777777">
      <w:pPr>
        <w:pStyle w:val="TocEntry"/>
        <w:ind w:left="480"/>
      </w:pPr>
      <w:hyperlink w:anchor="sadala_6_7">
        <w:r>
          <w:rPr>
            <w:rStyle w:val="Hyperlink"/>
          </w:rPr>
          <w:t xml:space="preserve">6.7. Tekstuālie vs Mediju Dokumenti</w:t>
        </w:r>
      </w:hyperlink>
    </w:p>
    <w:p xmlns:wp14="http://schemas.microsoft.com/office/word/2010/wordml" w14:paraId="41F5070B" wp14:textId="77777777">
      <w:pPr>
        <w:pStyle w:val="TocEntry"/>
        <w:ind w:left="480"/>
      </w:pPr>
      <w:hyperlink w:anchor="sadala_6_8">
        <w:r>
          <w:rPr>
            <w:rStyle w:val="Hyperlink"/>
          </w:rPr>
          <w:t xml:space="preserve">6.8. Failu Augšupielāde un Pārvaldība</w:t>
        </w:r>
      </w:hyperlink>
    </w:p>
    <w:p xmlns:wp14="http://schemas.microsoft.com/office/word/2010/wordml" w14:paraId="749F9768" wp14:textId="77777777">
      <w:pPr>
        <w:pStyle w:val="TocEntry"/>
        <w:ind w:left="480"/>
      </w:pPr>
      <w:hyperlink w:anchor="sadala_6_9">
        <w:r>
          <w:rPr>
            <w:rStyle w:val="Hyperlink"/>
          </w:rPr>
          <w:t xml:space="preserve">6.9. Dokumentu Meklēšana un Filtrēšana</w:t>
        </w:r>
      </w:hyperlink>
    </w:p>
    <w:p xmlns:wp14="http://schemas.microsoft.com/office/word/2010/wordml" w14:paraId="17DA617E" wp14:textId="77777777">
      <w:pPr>
        <w:pStyle w:val="TocEntry"/>
        <w:spacing w:before="120"/>
        <w:rPr>
          <w:b/>
        </w:rPr>
      </w:pPr>
      <w:hyperlink w:anchor="nodala_7">
        <w:r>
          <w:rPr>
            <w:rStyle w:val="Hyperlink"/>
          </w:rPr>
          <w:t xml:space="preserve">7. Pārbaude un Validācija</w:t>
        </w:r>
      </w:hyperlink>
    </w:p>
    <w:p xmlns:wp14="http://schemas.microsoft.com/office/word/2010/wordml" w14:paraId="0DFC6CFF" wp14:textId="77777777">
      <w:pPr>
        <w:pStyle w:val="TocEntry"/>
        <w:ind w:left="480"/>
      </w:pPr>
      <w:hyperlink w:anchor="sadala_7_1">
        <w:r>
          <w:rPr>
            <w:rStyle w:val="Hyperlink"/>
          </w:rPr>
          <w:t xml:space="preserve">7.1. Pārbaudes Skats</w:t>
        </w:r>
      </w:hyperlink>
    </w:p>
    <w:p xmlns:wp14="http://schemas.microsoft.com/office/word/2010/wordml" w14:paraId="574F63B2" wp14:textId="77777777">
      <w:pPr>
        <w:pStyle w:val="TocEntry"/>
        <w:ind w:left="480"/>
      </w:pPr>
      <w:hyperlink w:anchor="sadala_7_2">
        <w:r>
          <w:rPr>
            <w:rStyle w:val="Hyperlink"/>
          </w:rPr>
          <w:t xml:space="preserve">7.2. Validācijas Koks</w:t>
        </w:r>
      </w:hyperlink>
    </w:p>
    <w:p xmlns:wp14="http://schemas.microsoft.com/office/word/2010/wordml" w14:paraId="146A4E3D" wp14:textId="77777777">
      <w:pPr>
        <w:pStyle w:val="TocEntry"/>
        <w:ind w:left="480"/>
      </w:pPr>
      <w:hyperlink w:anchor="sadala_7_3">
        <w:r>
          <w:rPr>
            <w:rStyle w:val="Hyperlink"/>
          </w:rPr>
          <w:t xml:space="preserve">7.3. Kļūdu Izpratne</w:t>
        </w:r>
      </w:hyperlink>
    </w:p>
    <w:p xmlns:wp14="http://schemas.microsoft.com/office/word/2010/wordml" w14:paraId="3DDF1F9D" wp14:textId="77777777">
      <w:pPr>
        <w:pStyle w:val="TocEntry"/>
        <w:ind w:left="480"/>
      </w:pPr>
      <w:hyperlink w:anchor="sadala_7_4">
        <w:r>
          <w:rPr>
            <w:rStyle w:val="Hyperlink"/>
          </w:rPr>
          <w:t xml:space="preserve">7.4. Filtri un Skati</w:t>
        </w:r>
      </w:hyperlink>
    </w:p>
    <w:p xmlns:wp14="http://schemas.microsoft.com/office/word/2010/wordml" w14:paraId="5C5A8E80" wp14:textId="77777777">
      <w:pPr>
        <w:pStyle w:val="TocEntry"/>
        <w:ind w:left="480"/>
      </w:pPr>
      <w:hyperlink w:anchor="sadala_7_5">
        <w:r>
          <w:rPr>
            <w:rStyle w:val="Hyperlink"/>
          </w:rPr>
          <w:t xml:space="preserve">7.5. Brīdinājumu Ignorēšana</w:t>
        </w:r>
      </w:hyperlink>
    </w:p>
    <w:p xmlns:wp14="http://schemas.microsoft.com/office/word/2010/wordml" w14:paraId="61A8F769" wp14:textId="77777777">
      <w:pPr>
        <w:pStyle w:val="TocEntry"/>
        <w:ind w:left="480"/>
      </w:pPr>
      <w:hyperlink w:anchor="sadala_7_6">
        <w:r>
          <w:rPr>
            <w:rStyle w:val="Hyperlink"/>
          </w:rPr>
          <w:t xml:space="preserve">7.6. OPEX Eksportēšana</w:t>
        </w:r>
      </w:hyperlink>
    </w:p>
    <w:p xmlns:wp14="http://schemas.microsoft.com/office/word/2010/wordml" w14:paraId="407EE3BD" wp14:textId="77777777">
      <w:pPr>
        <w:pStyle w:val="TocEntry"/>
        <w:spacing w:before="120"/>
        <w:rPr>
          <w:b/>
        </w:rPr>
      </w:pPr>
      <w:hyperlink w:anchor="nodala_8">
        <w:r>
          <w:rPr>
            <w:rStyle w:val="Hyperlink"/>
          </w:rPr>
          <w:t xml:space="preserve">8. Fonds un Iestāde</w:t>
        </w:r>
      </w:hyperlink>
    </w:p>
    <w:p xmlns:wp14="http://schemas.microsoft.com/office/word/2010/wordml" w14:paraId="39A258A6" wp14:textId="77777777">
      <w:pPr>
        <w:pStyle w:val="TocEntry"/>
        <w:ind w:left="480"/>
      </w:pPr>
      <w:hyperlink w:anchor="sadala_8_1">
        <w:r>
          <w:rPr>
            <w:rStyle w:val="Hyperlink"/>
          </w:rPr>
          <w:t xml:space="preserve">8.1. Fonda Informācija</w:t>
        </w:r>
      </w:hyperlink>
    </w:p>
    <w:p xmlns:wp14="http://schemas.microsoft.com/office/word/2010/wordml" w14:paraId="0E8582C0" wp14:textId="77777777">
      <w:pPr>
        <w:pStyle w:val="TocEntry"/>
        <w:ind w:left="480"/>
      </w:pPr>
      <w:hyperlink w:anchor="sadala_8_2">
        <w:r>
          <w:rPr>
            <w:rStyle w:val="Hyperlink"/>
          </w:rPr>
          <w:t xml:space="preserve">8.2. Iestādes Parakstītāji</w:t>
        </w:r>
      </w:hyperlink>
    </w:p>
    <w:p xmlns:wp14="http://schemas.microsoft.com/office/word/2010/wordml" w14:paraId="06AB68DE" wp14:textId="77777777">
      <w:pPr>
        <w:pStyle w:val="TocEntry"/>
        <w:spacing w:before="120"/>
        <w:rPr>
          <w:b/>
        </w:rPr>
      </w:pPr>
      <w:hyperlink w:anchor="nodala_9">
        <w:r>
          <w:rPr>
            <w:rStyle w:val="Hyperlink"/>
          </w:rPr>
          <w:t xml:space="preserve">9. Navigācija</w:t>
        </w:r>
      </w:hyperlink>
    </w:p>
    <w:p xmlns:wp14="http://schemas.microsoft.com/office/word/2010/wordml" w14:paraId="69339BC0" wp14:textId="77777777">
      <w:pPr>
        <w:pStyle w:val="TocEntry"/>
        <w:ind w:left="480"/>
      </w:pPr>
      <w:hyperlink w:anchor="sadala_9_1">
        <w:r>
          <w:rPr>
            <w:rStyle w:val="Hyperlink"/>
          </w:rPr>
          <w:t xml:space="preserve">9.1. Navigācijas Ceļš</w:t>
        </w:r>
      </w:hyperlink>
    </w:p>
    <w:p xmlns:wp14="http://schemas.microsoft.com/office/word/2010/wordml" w14:paraId="70980163" wp14:textId="77777777">
      <w:pPr>
        <w:pStyle w:val="TocEntry"/>
        <w:ind w:left="480"/>
      </w:pPr>
      <w:hyperlink w:anchor="sadala_9_2">
        <w:r>
          <w:rPr>
            <w:rStyle w:val="Hyperlink"/>
          </w:rPr>
          <w:t xml:space="preserve">9.2. Ātrās Darbības</w:t>
        </w:r>
      </w:hyperlink>
    </w:p>
    <w:p xmlns:wp14="http://schemas.microsoft.com/office/word/2010/wordml" w14:paraId="23AEE520" wp14:textId="77777777">
      <w:pPr>
        <w:pStyle w:val="TocEntry"/>
        <w:ind w:left="480"/>
      </w:pPr>
      <w:hyperlink w:anchor="sadala_9_3">
        <w:r>
          <w:rPr>
            <w:rStyle w:val="Hyperlink"/>
          </w:rPr>
          <w:t xml:space="preserve">9.3. Ātrā Pārlēkšana (Meklēšana)</w:t>
        </w:r>
      </w:hyperlink>
    </w:p>
    <w:p xmlns:wp14="http://schemas.microsoft.com/office/word/2010/wordml" w14:paraId="432B3459" wp14:textId="77777777">
      <w:pPr>
        <w:pStyle w:val="TocEntry"/>
        <w:spacing w:before="120"/>
        <w:rPr>
          <w:b/>
        </w:rPr>
      </w:pPr>
      <w:hyperlink w:anchor="nodala_10">
        <w:r>
          <w:rPr>
            <w:rStyle w:val="Hyperlink"/>
          </w:rPr>
          <w:t xml:space="preserve">10. Terminoloģija</w:t>
        </w:r>
      </w:hyperlink>
    </w:p>
    <w:p xmlns:wp14="http://schemas.microsoft.com/office/word/2010/wordml" w14:paraId="052AB08A" wp14:textId="77777777">
      <w:pPr>
        <w:pStyle w:val="TocEntry"/>
        <w:ind w:left="480"/>
      </w:pPr>
      <w:hyperlink w:anchor="sadala_10_1">
        <w:r>
          <w:rPr>
            <w:rStyle w:val="Hyperlink"/>
          </w:rPr>
          <w:t xml:space="preserve">10.1. Pamata Termini</w:t>
        </w:r>
      </w:hyperlink>
    </w:p>
    <w:p xmlns:wp14="http://schemas.microsoft.com/office/word/2010/wordml" w14:paraId="51AF13AD" wp14:textId="77777777">
      <w:pPr>
        <w:pStyle w:val="TocEntry"/>
        <w:ind w:left="480"/>
      </w:pPr>
      <w:hyperlink w:anchor="sadala_10_2">
        <w:r>
          <w:rPr>
            <w:rStyle w:val="Hyperlink"/>
          </w:rPr>
          <w:t xml:space="preserve">10.2. Uzskaites Sarakstu Termini</w:t>
        </w:r>
      </w:hyperlink>
    </w:p>
    <w:p xmlns:wp14="http://schemas.microsoft.com/office/word/2010/wordml" w14:paraId="51401953" wp14:textId="77777777">
      <w:pPr>
        <w:pStyle w:val="TocEntry"/>
        <w:ind w:left="480"/>
      </w:pPr>
      <w:hyperlink w:anchor="sadala_10_3">
        <w:r>
          <w:rPr>
            <w:rStyle w:val="Hyperlink"/>
          </w:rPr>
          <w:t xml:space="preserve">10.3. Tehniskie Termini</w:t>
        </w:r>
      </w:hyperlink>
    </w:p>
    <w:p xmlns:wp14="http://schemas.microsoft.com/office/word/2010/wordml" w14:paraId="01FEA086" wp14:textId="77777777">
      <w:pPr>
        <w:pStyle w:val="TocEntry"/>
        <w:spacing w:before="120"/>
        <w:rPr>
          <w:b/>
        </w:rPr>
      </w:pPr>
      <w:hyperlink w:anchor="nodala_11">
        <w:r>
          <w:rPr>
            <w:rStyle w:val="Hyperlink"/>
          </w:rPr>
          <w:t xml:space="preserve">11. Licences</w:t>
        </w:r>
      </w:hyperlink>
    </w:p>
    <w:p xmlns:wp14="http://schemas.microsoft.com/office/word/2010/wordml" w14:paraId="712F1A86" wp14:textId="77777777">
      <w:pPr>
        <w:pStyle w:val="TocEntry"/>
        <w:ind w:left="480"/>
      </w:pPr>
      <w:hyperlink w:anchor="sadala_11_1">
        <w:r>
          <w:rPr>
            <w:rStyle w:val="Hyperlink"/>
          </w:rPr>
          <w:t xml:space="preserve">11.1. Programmatūras Licence</w:t>
        </w:r>
      </w:hyperlink>
    </w:p>
    <w:p xmlns:wp14="http://schemas.microsoft.com/office/word/2010/wordml" w14:paraId="56F0A3E1" wp14:textId="77777777">
      <w:pPr>
        <w:pStyle w:val="TocEntry"/>
        <w:ind w:left="480"/>
      </w:pPr>
      <w:hyperlink w:anchor="sadala_11_2">
        <w:r>
          <w:rPr>
            <w:rStyle w:val="Hyperlink"/>
          </w:rPr>
          <w:t xml:space="preserve">11.2. Datu Licence</w:t>
        </w:r>
      </w:hyperlink>
    </w:p>
    <w:p xmlns:wp14="http://schemas.microsoft.com/office/word/2010/wordml" w14:paraId="44EBC82B" wp14:textId="77777777">
      <w:pPr>
        <w:pStyle w:val="TocEntry"/>
        <w:ind w:left="480"/>
      </w:pPr>
      <w:hyperlink w:anchor="sadala_11_3">
        <w:r>
          <w:rPr>
            <w:rStyle w:val="Hyperlink"/>
          </w:rPr>
          <w:t xml:space="preserve">11.3. OPEX Standarts</w:t>
        </w:r>
      </w:hyperlink>
    </w:p>
    <w:p xmlns:wp14="http://schemas.microsoft.com/office/word/2010/wordml" w14:paraId="3575352D" wp14:textId="77777777">
      <w:pPr>
        <w:pStyle w:val="TocEntry"/>
        <w:spacing w:before="120"/>
        <w:rPr>
          <w:b/>
        </w:rPr>
      </w:pPr>
      <w:hyperlink w:anchor="nodala_12">
        <w:r>
          <w:rPr>
            <w:rStyle w:val="Hyperlink"/>
          </w:rPr>
          <w:t xml:space="preserve">12. Atbalsts</w:t>
        </w:r>
      </w:hyperlink>
    </w:p>
    <w:p xmlns:wp14="http://schemas.microsoft.com/office/word/2010/wordml" w14:paraId="225BA7AE" wp14:textId="77777777">
      <w:pPr>
        <w:pStyle w:val="TocEntry"/>
        <w:ind w:left="480"/>
      </w:pPr>
      <w:hyperlink w:anchor="sadala_12_1">
        <w:r>
          <w:rPr>
            <w:rStyle w:val="Hyperlink"/>
          </w:rPr>
          <w:t xml:space="preserve">12.1. Tehniskā Atbalsta</w:t>
        </w:r>
      </w:hyperlink>
    </w:p>
    <w:p xmlns:wp14="http://schemas.microsoft.com/office/word/2010/wordml" w14:paraId="0E6B9F18" wp14:textId="77777777">
      <w:pPr>
        <w:pStyle w:val="TocEntry"/>
        <w:ind w:left="480"/>
      </w:pPr>
      <w:hyperlink w:anchor="sadala_12_2">
        <w:r>
          <w:rPr>
            <w:rStyle w:val="Hyperlink"/>
          </w:rPr>
          <w:t xml:space="preserve">12.2. Atsauksmes un Priekšlikumi</w:t>
        </w:r>
      </w:hyperlink>
    </w:p>
    <w:p xmlns:wp14="http://schemas.microsoft.com/office/word/2010/wordml" w14:paraId="23A14362" wp14:textId="77777777">
      <w:pPr>
        <w:pStyle w:val="TocEntry"/>
        <w:ind w:left="480"/>
      </w:pPr>
      <w:hyperlink w:anchor="sadala_12_3">
        <w:r>
          <w:rPr>
            <w:rStyle w:val="Hyperlink"/>
          </w:rPr>
          <w:t xml:space="preserve">12.3. Dokumentācija</w:t>
        </w:r>
      </w:hyperlink>
    </w:p>
    <w:p xmlns:wp14="http://schemas.microsoft.com/office/word/2010/wordml" w14:paraId="38D350E4" wp14:textId="77777777">
      <w:pPr>
        <w:pStyle w:val="TocEntry"/>
        <w:spacing w:before="120"/>
        <w:rPr>
          <w:b/>
        </w:rPr>
      </w:pPr>
      <w:hyperlink w:anchor="nodala_13">
        <w:r>
          <w:rPr>
            <w:rStyle w:val="Hyperlink"/>
          </w:rPr>
          <w:t xml:space="preserve">13. Kļūdu Paziņojumi</w:t>
        </w:r>
      </w:hyperlink>
    </w:p>
    <w:p xmlns:wp14="http://schemas.microsoft.com/office/word/2010/wordml" w14:paraId="4ABDC725" wp14:textId="77777777">
      <w:pPr>
        <w:pStyle w:val="TocEntry"/>
        <w:ind w:left="480"/>
      </w:pPr>
      <w:hyperlink w:anchor="sadala_13_1">
        <w:r>
          <w:rPr>
            <w:rStyle w:val="Hyperlink"/>
          </w:rPr>
          <w:t xml:space="preserve">13.1. Kā Ziņot par Kļūdu</w:t>
        </w:r>
      </w:hyperlink>
    </w:p>
    <w:p xmlns:wp14="http://schemas.microsoft.com/office/word/2010/wordml" w14:paraId="5A747320" wp14:textId="77777777">
      <w:pPr>
        <w:pStyle w:val="TocEntry"/>
        <w:ind w:left="480"/>
      </w:pPr>
      <w:hyperlink w:anchor="sadala_13_2">
        <w:r>
          <w:rPr>
            <w:rStyle w:val="Hyperlink"/>
          </w:rPr>
          <w:t xml:space="preserve">13.2. Zināmās Problēmas</w:t>
        </w:r>
      </w:hyperlink>
    </w:p>
    <w:p xmlns:wp14="http://schemas.microsoft.com/office/word/2010/wordml" w14:paraId="30136847" wp14:textId="77777777">
      <w:pPr>
        <w:pStyle w:val="TocEntry"/>
        <w:ind w:left="480"/>
      </w:pPr>
      <w:hyperlink w:anchor="sadala_13_3">
        <w:r>
          <w:rPr>
            <w:rStyle w:val="Hyperlink"/>
          </w:rPr>
          <w:t xml:space="preserve">13.3. Kritiskās Kļūdas</w:t>
        </w:r>
      </w:hyperlink>
    </w:p>
    <w:p xmlns:wp14="http://schemas.microsoft.com/office/word/2010/wordml" w14:paraId="1D134861" wp14:textId="77777777">
      <w:pPr>
        <w:pStyle w:val="TocEntry"/>
        <w:spacing w:before="120"/>
        <w:rPr>
          <w:b/>
        </w:rPr>
      </w:pPr>
      <w:hyperlink w:anchor="nodala_14">
        <w:r>
          <w:rPr>
            <w:rStyle w:val="Hyperlink"/>
          </w:rPr>
          <w:t xml:space="preserve">14. Iestatījumi</w:t>
        </w:r>
      </w:hyperlink>
    </w:p>
    <w:p xmlns:wp14="http://schemas.microsoft.com/office/word/2010/wordml" w14:paraId="1CE46708" wp14:textId="77777777">
      <w:pPr>
        <w:pStyle w:val="TocEntry"/>
        <w:ind w:left="480"/>
      </w:pPr>
      <w:hyperlink w:anchor="sadala_14_1">
        <w:r>
          <w:rPr>
            <w:rStyle w:val="Hyperlink"/>
          </w:rPr>
          <w:t xml:space="preserve">14.1. Attēlošanas Iestatījumi</w:t>
        </w:r>
      </w:hyperlink>
    </w:p>
    <w:p xmlns:wp14="http://schemas.microsoft.com/office/word/2010/wordml" w14:paraId="7B578530" wp14:textId="77777777">
      <w:pPr>
        <w:pStyle w:val="TocEntry"/>
        <w:ind w:left="480"/>
      </w:pPr>
      <w:hyperlink w:anchor="sadala_14_2">
        <w:r>
          <w:rPr>
            <w:rStyle w:val="Hyperlink"/>
          </w:rPr>
          <w:t xml:space="preserve">14.2. Formu Iepriekšiestatījumi</w:t>
        </w:r>
      </w:hyperlink>
    </w:p>
    <w:p xmlns:wp14="http://schemas.microsoft.com/office/word/2010/wordml" w14:paraId="4941F47A" wp14:textId="77777777">
      <w:pPr>
        <w:pStyle w:val="TocEntry"/>
        <w:ind w:left="480"/>
      </w:pPr>
      <w:hyperlink w:anchor="sadala_14_3">
        <w:r>
          <w:rPr>
            <w:rStyle w:val="Hyperlink"/>
          </w:rPr>
          <w:t xml:space="preserve">14.3. Validācijas Iestatījumi</w:t>
        </w:r>
      </w:hyperlink>
    </w:p>
    <w:p xmlns:wp14="http://schemas.microsoft.com/office/word/2010/wordml" w14:paraId="03C12573" wp14:textId="77777777">
      <w:pPr>
        <w:pStyle w:val="TocEntry"/>
        <w:ind w:left="480"/>
      </w:pPr>
      <w:hyperlink w:anchor="sadala_14_4">
        <w:r>
          <w:rPr>
            <w:rStyle w:val="Hyperlink"/>
          </w:rPr>
          <w:t xml:space="preserve">14.4. Iestatījumu Imports un Eksports</w:t>
        </w:r>
      </w:hyperlink>
    </w:p>
    <w:p xmlns:wp14="http://schemas.microsoft.com/office/word/2010/wordml" w14:paraId="14001B1B" wp14:textId="77777777">
      <w:pPr>
        <w:pStyle w:val="TocEntry"/>
        <w:spacing w:before="120"/>
        <w:rPr>
          <w:b/>
        </w:rPr>
      </w:pPr>
      <w:hyperlink w:anchor="nodala_15">
        <w:r>
          <w:rPr>
            <w:rStyle w:val="Hyperlink"/>
          </w:rPr>
          <w:t xml:space="preserve">15. Ceļa Karte</w:t>
        </w:r>
      </w:hyperlink>
    </w:p>
    <w:p xmlns:wp14="http://schemas.microsoft.com/office/word/2010/wordml" w14:paraId="1B8861E5" wp14:textId="77777777">
      <w:pPr>
        <w:pStyle w:val="TocEntry"/>
        <w:ind w:left="480"/>
      </w:pPr>
      <w:hyperlink w:anchor="sadala_15_1">
        <w:r>
          <w:rPr>
            <w:rStyle w:val="Hyperlink"/>
          </w:rPr>
          <w:t xml:space="preserve">15.1. Kas ir Ceļa Karte?</w:t>
        </w:r>
      </w:hyperlink>
    </w:p>
    <w:p xmlns:wp14="http://schemas.microsoft.com/office/word/2010/wordml" w14:paraId="2D85488C" wp14:textId="77777777">
      <w:pPr>
        <w:pStyle w:val="TocEntry"/>
        <w:ind w:left="480"/>
      </w:pPr>
      <w:hyperlink w:anchor="sadala_15_2">
        <w:r>
          <w:rPr>
            <w:rStyle w:val="Hyperlink"/>
          </w:rPr>
          <w:t xml:space="preserve">15.2. Maršruta Izveide</w:t>
        </w:r>
      </w:hyperlink>
    </w:p>
    <w:p xmlns:wp14="http://schemas.microsoft.com/office/word/2010/wordml" w14:paraId="3F99381E" wp14:textId="77777777">
      <w:pPr>
        <w:pStyle w:val="TocEntry"/>
        <w:ind w:left="480"/>
      </w:pPr>
      <w:hyperlink w:anchor="sadala_15_3">
        <w:r>
          <w:rPr>
            <w:rStyle w:val="Hyperlink"/>
          </w:rPr>
          <w:t xml:space="preserve">15.3. Viedais Palīgs</w:t>
        </w:r>
      </w:hyperlink>
    </w:p>
    <w:p xmlns:wp14="http://schemas.microsoft.com/office/word/2010/wordml" w14:paraId="18D26D64" wp14:textId="77777777">
      <w:pPr>
        <w:pStyle w:val="TocEntry"/>
        <w:spacing w:before="120"/>
        <w:rPr>
          <w:b/>
        </w:rPr>
      </w:pPr>
      <w:hyperlink w:anchor="nodala_16">
        <w:r>
          <w:rPr>
            <w:rStyle w:val="Hyperlink"/>
          </w:rPr>
          <w:t xml:space="preserve">16. Tastatūras Saīsnes</w:t>
        </w:r>
      </w:hyperlink>
    </w:p>
    <w:p xmlns:wp14="http://schemas.microsoft.com/office/word/2010/wordml" w14:paraId="46A0AA18" wp14:textId="77777777">
      <w:pPr>
        <w:pStyle w:val="TocEntry"/>
        <w:ind w:left="480"/>
      </w:pPr>
      <w:hyperlink w:anchor="sadala_16_1">
        <w:r>
          <w:rPr>
            <w:rStyle w:val="Hyperlink"/>
          </w:rPr>
          <w:t xml:space="preserve">16.1. Pieejamās Saīsnes</w:t>
        </w:r>
      </w:hyperlink>
    </w:p>
    <w:p xmlns:wp14="http://schemas.microsoft.com/office/word/2010/wordml" w14:paraId="6A05A809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